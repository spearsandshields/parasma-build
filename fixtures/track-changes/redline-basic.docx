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The quick </w:t>
      </w:r>
      <w:ins w:id="1" w:author="Alice" w:date="2026-01-01T00:00:00Z">
        <w:r>
          <w:t xml:space="preserve">brown </w:t>
        </w:r>
      </w:ins>
      <w:r>
        <w:t xml:space="preserve">fox jumps over the </w:t>
      </w:r>
      <w:del w:id="2" w:author="Bob" w:date="2026-01-01T00:00:00Z">
        <w:r>
          <w:delText xml:space="preserve">lazy </w:delText>
        </w:r>
      </w:del>
      <w:del w:id="3" w:author="Bob" w:date="2026-01-01T00:00:00Z">
        <w:r>
          <w:t xml:space="preserve">sleepy </w:t>
        </w:r>
      </w:del>
      <w:r>
        <w:t xml:space="preserve">dog.</w:t>
      </w:r>
    </w:p>
  </w:body>
</w:document>
</file>

<file path=word/_rels/document.xml.rels><?xml version="1.0" encoding="UTF-8" standalone="yes"?><Relationships xmlns="http://schemas.openxmlformats.org/package/2006/relationships"/>
</file>